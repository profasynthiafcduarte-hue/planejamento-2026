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jc w:val="center"/>
        <w:rPr>
          <w:sz w:val="32"/>
          <w:szCs w:val="32"/>
        </w:rPr>
        <w:pPrChange w:author="synthiacerejo" w:date="2025-12-08T09:24:19Z" w:id="0" oouserid="synthiacerejo">
          <w:pPr>
            <w:pStyle w:val="863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120" w:before="0" w:line="276" w:lineRule="auto"/>
            <w:ind w:right="0" w:firstLine="0" w:left="0"/>
          </w:pPr>
        </w:pPrChange>
      </w:pPr>
      <w:r>
        <w:rPr>
          <w:rFonts w:ascii="Liberation Sans" w:hAnsi="Liberation Sans" w:eastAsia="Liberation Sans" w:cs="Liberation Sans"/>
          <w:b/>
          <w:color w:val="1f1f1f"/>
          <w:sz w:val="40"/>
          <w:szCs w:val="32"/>
        </w:rPr>
        <w:t xml:space="preserve">Projeto para Laboratório de Informática</w:t>
      </w:r>
      <w:r>
        <w:rPr>
          <w:sz w:val="32"/>
          <w:szCs w:val="32"/>
        </w:rPr>
      </w:r>
    </w:p>
    <w:p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jc w:val="center"/>
        <w:rPr>
          <w:b/>
          <w:bCs/>
          <w:color w:val="auto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1f1f1f"/>
          <w:sz w:val="28"/>
          <w:szCs w:val="24"/>
        </w:rPr>
        <w:t xml:space="preserve">Curso Livre de Manutenção de Computadores</w:t>
      </w:r>
      <w:r>
        <w:rPr>
          <w:b/>
          <w:bCs/>
          <w:color w:val="auto"/>
          <w:sz w:val="24"/>
          <w:szCs w:val="24"/>
        </w:rPr>
      </w:r>
      <w:r>
        <w:rPr>
          <w:sz w:val="24"/>
          <w:szCs w:val="24"/>
        </w:rPr>
      </w:r>
    </w:p>
    <w:p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jc w:val="center"/>
        <w:rPr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Centro Social</w:t>
      </w:r>
      <w:r>
        <w:rPr>
          <w:b/>
          <w:bCs/>
          <w:color w:val="auto"/>
          <w:sz w:val="24"/>
          <w:szCs w:val="24"/>
        </w:rPr>
        <w:t xml:space="preserve"> Vicenta Maria</w:t>
      </w:r>
      <w:r>
        <w:rPr>
          <w:sz w:val="24"/>
          <w:szCs w:val="24"/>
        </w:rPr>
      </w:r>
      <w:r/>
    </w:p>
    <w:p>
      <w:p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pBdr/>
        <w:spacing/>
        <w:ind/>
        <w:jc w:val="right"/>
        <w:rPr>
          <w:highlight w:val="none"/>
        </w:rPr>
      </w:pPr>
      <w:ins w:id="1" w:author="synthiacerejo" w:date="2025-12-08T09:24:35Z" oouserid="synthiacerejo">
        <w:r/>
      </w:ins>
      <w:ins w:id="2" w:author="synthiacerejo" w:date="2025-12-08T09:25:06Z" oouserid="synthiacerejo">
        <w:r>
          <w:t xml:space="preserve">Autora: profª Synthia Cerejo Duarte</w:t>
        </w:r>
      </w:ins>
      <w:ins w:id="3" w:author="synthiacerejo" w:date="2025-12-08T09:25:21Z" oouserid="synthiacerejo">
        <w:r/>
      </w:ins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ins w:id="4" w:author="synthiacerejo" w:date="2025-12-08T09:25:22Z" oouserid="synthiacerejo">
        <w:r/>
      </w:ins>
      <w:r/>
    </w:p>
    <w:p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8"/>
        </w:rPr>
        <w:t xml:space="preserve">1. Introdução: Enquadramento do Curso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Este projeto de Laboratório de Informática para </w:t>
      </w: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Manutenção de Computadores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classifica-se na modalidade de </w:t>
      </w: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Curso Livre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 Diferente do ensino técnico regular, esta modalidade caracteriza-se pela flexibilidade e pelo foco prático, permitindo o aprendizado ágil de habilidades específicas sem a necessidade de homologação pelo Ministério da Educação (MEC).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Para fins de alinhamento pedagógico, destacam-se as seguintes distinções:</w:t>
      </w:r>
      <w:r/>
    </w:p>
    <w:p>
      <w:pPr>
        <w:pStyle w:val="92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Foco e Duração: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O curso oferece uma carga horária reduzida e objetiva, voltada para a qualificação profissional imediata, em contraste com a maior extensão dos cursos técnicos tradicionais.</w:t>
      </w:r>
      <w:r/>
    </w:p>
    <w:p>
      <w:pPr>
        <w:pStyle w:val="92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Certificação: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Ao final das atividades, o aluno receberá um </w:t>
      </w: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Certificado de Participação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, que atesta a qualificação e o conhecimento adquirido, diferindo de um Diploma Técnico ou grau acadêmico formal.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709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709"/>
        <w:rPr/>
      </w:pP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</w:p>
    <w:p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8"/>
        </w:rPr>
        <w:t xml:space="preserve">2. Objetivo Geral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Liberation Sans" w:hAnsi="Liberation Sans" w:eastAsia="Liberation Sans" w:cs="Liberation Sans"/>
          <w:color w:val="1f1f1f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Capacitar o aluno para realizar a manutenção preventiva e corretiva em computadores pessoais, desenvolvendo competências técnicas para identificar, diagnosticar e solucionar falhas de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hardware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e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software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 O curso visa oferecer uma qualificação prática e intensiva, preparando o estudante para lidar com demandas reais de suporte técnico, seja para ingresso imediato no mercado de trabalho, atuação autônoma ou uso pessoal.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</w:p>
    <w:p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8"/>
        </w:rPr>
        <w:t xml:space="preserve">3. Ementa do Curso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O curso abordará os fundamentos da arquitetura de computadores e a prática de bancada, estruturado nos seguintes tópicos:</w:t>
      </w:r>
      <w:r/>
    </w:p>
    <w:p>
      <w:pPr>
        <w:pStyle w:val="92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Fundamentos e Arquitetura: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Conceitos básicos de funcionamento, identificação de componentes (Placa-mãe, Processador, Memória RAM, Armazenamento e Fonte) e periféricos.</w:t>
      </w:r>
      <w:r/>
    </w:p>
    <w:p>
      <w:pPr>
        <w:pStyle w:val="92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Segurança e Ferramentas: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Normas de segurança, proteção contra descarga eletrostática (ESD) e uso correto do kit de ferramentas.</w:t>
      </w:r>
      <w:r/>
    </w:p>
    <w:p>
      <w:pPr>
        <w:pStyle w:val="92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Montagem e Manutenção de Hardware: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Procedimentos práticos de montagem, desmontagem, limpeza interna e troca de componentes defeituosos.</w:t>
      </w:r>
      <w:r/>
    </w:p>
    <w:p>
      <w:pPr>
        <w:pStyle w:val="92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Configuração e Software: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Configuração do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Setup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(BIOS/UEFI), particionamento de discos, formatação e instalação de Sistemas Operacionais e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drivers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</w:t>
      </w:r>
      <w:r/>
    </w:p>
    <w:p>
      <w:pPr>
        <w:pStyle w:val="92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Diagnóstico e Solução de Problemas: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Metodologia para detecção de falhas comuns e realização de testes de estresse.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</w:p>
    <w:p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8"/>
        </w:rPr>
        <w:t xml:space="preserve">4. Conteúdo Programático</w:t>
      </w:r>
      <w:r/>
      <w:r>
        <w:rPr>
          <w:rFonts w:ascii="Liberation Sans" w:hAnsi="Liberation Sans" w:eastAsia="Liberation Sans" w:cs="Liberation Sans"/>
          <w:b/>
          <w:color w:val="1f1f1f"/>
          <w:sz w:val="28"/>
        </w:rPr>
      </w: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Módulo 1: Introdução, Arquitetura e Segurança</w:t>
      </w:r>
      <w:r/>
    </w:p>
    <w:p>
      <w:pPr>
        <w:pStyle w:val="92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Visão Geral: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Hardware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vs.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Software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</w:t>
      </w:r>
      <w:r/>
    </w:p>
    <w:p>
      <w:pPr>
        <w:pStyle w:val="92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Eletricidade Básica: Tensão, corrente e aterramento.</w:t>
      </w:r>
      <w:r/>
    </w:p>
    <w:p>
      <w:pPr>
        <w:pStyle w:val="92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Segurança no Trabalho: ESD (Eletricidade Estática) e uso da pulseira antiestática.</w:t>
      </w:r>
      <w:r/>
    </w:p>
    <w:p>
      <w:pPr>
        <w:pStyle w:val="92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Ferramentas: Apresentação do kit essencial.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Módulo 2: Componentes Principais (Hardware)</w:t>
      </w:r>
      <w:r/>
    </w:p>
    <w:p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Placa-Mãe: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Chipsets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,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sockets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e painel frontal.</w:t>
      </w:r>
      <w:r/>
    </w:p>
    <w:p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Processador (CPU): Arquiteturas,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coolers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e pasta térmica.</w:t>
      </w:r>
      <w:r/>
    </w:p>
    <w:p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Memória RAM e Armazenamento (HD vs SSD/NVMe).</w:t>
      </w:r>
      <w:r/>
    </w:p>
    <w:p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Fonte de Alimentação: Potência real, eficiência e conectores.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Módulo 3: Prática de Montagem e Desmontagem</w:t>
      </w:r>
      <w:r/>
    </w:p>
    <w:p>
      <w:pPr>
        <w:pStyle w:val="92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Bancada de Testes: Validação fora do gabinete.</w:t>
      </w:r>
      <w:r/>
    </w:p>
    <w:p>
      <w:pPr>
        <w:pStyle w:val="92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Montagem Completa: Instalação de processador, fixação da placa e conexão de cabos.</w:t>
      </w:r>
      <w:r/>
    </w:p>
    <w:p>
      <w:pPr>
        <w:pStyle w:val="92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Gerenciamento de Cabos (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Cable Management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).</w:t>
      </w:r>
      <w:r/>
    </w:p>
    <w:p>
      <w:pPr>
        <w:pStyle w:val="92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Painel Frontal: Conexão de Power, Reset e LEDs.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Módulo 4: Configuração e Sistemas Operacionais</w:t>
      </w:r>
      <w:r/>
    </w:p>
    <w:p>
      <w:pPr>
        <w:pStyle w:val="92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BIOS/UEFI: Acesso e configuração de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Boot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</w:t>
      </w:r>
      <w:r/>
    </w:p>
    <w:p>
      <w:pPr>
        <w:pStyle w:val="92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Preparação de Mídia: Criação de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Pen Drive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"Bootável" (Rufus/Ventoy).</w:t>
      </w:r>
      <w:r/>
    </w:p>
    <w:p>
      <w:pPr>
        <w:pStyle w:val="92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Instalação: Particionamento, formatação e instalação do SO (Windows/Linux).</w:t>
      </w:r>
      <w:r/>
    </w:p>
    <w:p>
      <w:pPr>
        <w:pStyle w:val="92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Pós-Formatação: Instalação de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drivers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e atualizações.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Módulo 5: Diagnóstico e Manutenção Preventiva</w:t>
      </w:r>
      <w:r/>
    </w:p>
    <w:p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Metodologia de Diagnóstico: Isolamento de falhas.</w:t>
      </w:r>
      <w:r/>
    </w:p>
    <w:p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Erros Comuns: Ausência de vídeo, reinicializações e códigos de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beep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</w:t>
      </w:r>
      <w:r/>
    </w:p>
    <w:p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Limpeza Preventiva e troca de pasta térmica.</w:t>
      </w:r>
      <w:r/>
    </w:p>
    <w:p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Softwares de Diagnóstico e estresse.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/>
      <w:r/>
      <w:r/>
    </w:p>
    <w:p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8"/>
        </w:rPr>
        <w:t xml:space="preserve">5. Recursos e Materiais Necessários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Kit do Aluno (Individual ou Dupla)</w:t>
      </w:r>
      <w:r/>
    </w:p>
    <w:p>
      <w:pPr>
        <w:pStyle w:val="9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Chaves Philips (PH1 e PH2) e Fenda.</w:t>
      </w:r>
      <w:r/>
    </w:p>
    <w:p>
      <w:pPr>
        <w:pStyle w:val="9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Pulseira Antiestática.</w:t>
      </w:r>
      <w:r/>
    </w:p>
    <w:p>
      <w:pPr>
        <w:pStyle w:val="9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Pincel e Alicate de corte pequeno.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Insumos de Consumo</w:t>
      </w:r>
      <w:r/>
    </w:p>
    <w:p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Álcool Isopropílico (99.8%) e Pasta Térmica.</w:t>
      </w:r>
      <w:r/>
    </w:p>
    <w:p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Limpa Contatos e Abraçadeiras plásticas.</w:t>
      </w:r>
      <w:r/>
    </w:p>
    <w:p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Flanelas/Papel toalha e baterias CR2032.</w:t>
      </w:r>
      <w:r/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Equipamentos de Laboratório</w:t>
      </w:r>
      <w:r/>
    </w:p>
    <w:p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Monitores, Teclados, Mouses e Cabos de vídeo/energia.</w:t>
      </w:r>
      <w:r/>
    </w:p>
    <w:p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Filtros de linha e Multímetro Digital.</w:t>
      </w:r>
      <w:r/>
    </w:p>
    <w:p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Pen Drives (min. 8GB) para formatação.</w:t>
      </w:r>
      <w:r/>
    </w:p>
    <w:p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"Sucata Didática": Gabinetes e peças antigas para treino de montagem.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</w:p>
    <w:p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8"/>
        </w:rPr>
        <w:t xml:space="preserve">6. Metodologia de Avaliação e Certificação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A avaliação será contínua e formativa, com foco na competência técnica ("saber fazer"):</w:t>
      </w:r>
      <w:r/>
    </w:p>
    <w:p>
      <w:pPr>
        <w:pStyle w:val="9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Frequência (Peso: 20%):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Exigência de presença mínima de 75% da carga horária.</w:t>
      </w:r>
      <w:r/>
    </w:p>
    <w:p>
      <w:pPr>
        <w:pStyle w:val="9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Avaliação Processual (Peso: 30%):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Observação contínua do uso correto de ferramentas, organização da bancada e normas de segurança durante as aulas.</w:t>
      </w:r>
      <w:r/>
    </w:p>
    <w:p>
      <w:pPr>
        <w:pStyle w:val="9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Desafio Prático Final (Peso: 50%):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"Prova de Bancada" onde o aluno deverá diagnosticar, reparar e validar um computador com defeito simulado.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Certificação: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Terá direito ao Certificado de Participação o aluno que cumprir a frequência mínima e obtiver aproveitamento satisfatório (apto) na média das avaliações práticas.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1f1f1f"/>
          <w:sz w:val="28"/>
          <w:szCs w:val="28"/>
          <w:highlight w:val="none"/>
        </w:rPr>
      </w:pPr>
      <w:r>
        <w:rPr>
          <w:rFonts w:ascii="Liberation Sans" w:hAnsi="Liberation Sans" w:eastAsia="Liberation Sans" w:cs="Liberation Sans"/>
          <w:b/>
          <w:bCs/>
          <w:color w:val="1f1f1f"/>
          <w:sz w:val="28"/>
          <w:szCs w:val="28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1f1f1f"/>
          <w:sz w:val="28"/>
          <w:szCs w:val="28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1f1f1f"/>
          <w:sz w:val="28"/>
          <w:szCs w:val="28"/>
          <w:highlight w:val="none"/>
        </w:rPr>
      </w:r>
    </w:p>
    <w:p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1f1f1f"/>
          <w:sz w:val="28"/>
          <w:szCs w:val="28"/>
          <w:highlight w:val="none"/>
        </w:rPr>
      </w:pPr>
      <w:r>
        <w:rPr>
          <w:rFonts w:ascii="Liberation Sans" w:hAnsi="Liberation Sans" w:eastAsia="Liberation Sans" w:cs="Liberation Sans"/>
          <w:b/>
          <w:color w:val="1f1f1f"/>
          <w:sz w:val="28"/>
          <w:highlight w:val="none"/>
        </w:rPr>
      </w:r>
      <w:r>
        <w:rPr>
          <w:rFonts w:ascii="Liberation Sans" w:hAnsi="Liberation Sans" w:eastAsia="Liberation Sans" w:cs="Liberation Sans"/>
          <w:b/>
          <w:color w:val="1f1f1f"/>
          <w:sz w:val="28"/>
          <w:highlight w:val="none"/>
        </w:rPr>
      </w:r>
      <w:r>
        <w:rPr>
          <w:rFonts w:ascii="Liberation Sans" w:hAnsi="Liberation Sans" w:eastAsia="Liberation Sans" w:cs="Liberation Sans"/>
          <w:b/>
          <w:color w:val="1f1f1f"/>
          <w:sz w:val="28"/>
          <w:highlight w:val="none"/>
        </w:rPr>
      </w:r>
    </w:p>
    <w:p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1f1f1f"/>
          <w:sz w:val="28"/>
          <w:szCs w:val="28"/>
          <w:highlight w:val="none"/>
        </w:rPr>
      </w:pPr>
      <w:r>
        <w:rPr>
          <w:rFonts w:ascii="Liberation Sans" w:hAnsi="Liberation Sans" w:eastAsia="Liberation Sans" w:cs="Liberation Sans"/>
          <w:b/>
          <w:color w:val="1f1f1f"/>
          <w:sz w:val="28"/>
        </w:rPr>
        <w:t xml:space="preserve">7. Referências Bibliográficas</w:t>
      </w:r>
      <w:r>
        <w:rPr>
          <w:rFonts w:ascii="Liberation Sans" w:hAnsi="Liberation Sans" w:eastAsia="Liberation Sans" w:cs="Liberation Sans"/>
          <w:sz w:val="28"/>
        </w:rPr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</w:p>
    <w:p>
      <w:pPr>
        <w:pStyle w:val="92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TORRES, Gabriel.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Hardware: Montagem, Manutenção e Configuração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 Rio de Janeiro: Nova Terra.</w:t>
      </w:r>
      <w:r/>
    </w:p>
    <w:p>
      <w:pPr>
        <w:pStyle w:val="92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VASCONCELOS, Laércio.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Hardware na Prática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 (Ou edições similares de manutenção).</w:t>
      </w:r>
      <w:r/>
    </w:p>
    <w:p>
      <w:pPr>
        <w:pStyle w:val="92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MUELLER, Scott.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Hardware: O Guia Definitivo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(Tradução) ou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Upgrading and Repairing PCs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</w:t>
      </w:r>
      <w:r/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1f1f"/>
          <w:sz w:val="24"/>
          <w:highlight w:val="none"/>
        </w:rPr>
      </w:r>
      <w:r/>
    </w:p>
    <w:p>
      <w:pPr>
        <w:pStyle w:val="92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MANUAIS DE FABRICANTES (ASUS, GIGABYTE, MSI):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Manuais de usuário de placas-mãe (Motherboards).</w:t>
      </w:r>
      <w:r/>
    </w:p>
    <w:p>
      <w:pPr>
        <w:pStyle w:val="92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MICROSOFT DOCS: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Implantação do Windows 10/11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</w:t>
      </w:r>
      <w:r/>
    </w:p>
    <w:p>
      <w:pPr>
        <w:pStyle w:val="92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BRASIL.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Lei nº 8.078/1990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(Código de Defesa do Consumidor).</w:t>
      </w:r>
      <w:r/>
    </w:p>
    <w:p>
      <w:pPr>
        <w:pStyle w:val="92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ABNT NBR 5410.</w:t>
      </w:r>
      <w:r>
        <w:rPr>
          <w:rFonts w:ascii="Liberation Sans" w:hAnsi="Liberation Sans" w:eastAsia="Liberation Sans" w:cs="Liberation Sans"/>
          <w:color w:val="1f1f1f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709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E7A8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8CAA79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906A9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5B677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929D5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508F9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C78E1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20673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741B1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124D1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781CC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37D442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9DE3C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4E89B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F1345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44B0C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6ECB0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B4396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 Light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Heading 1"/>
    <w:basedOn w:val="922"/>
    <w:next w:val="922"/>
    <w:link w:val="8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4">
    <w:name w:val="Heading 2"/>
    <w:basedOn w:val="922"/>
    <w:next w:val="922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5">
    <w:name w:val="Heading 3"/>
    <w:basedOn w:val="922"/>
    <w:next w:val="922"/>
    <w:link w:val="87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6">
    <w:name w:val="Heading 4"/>
    <w:basedOn w:val="922"/>
    <w:next w:val="922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7">
    <w:name w:val="Heading 5"/>
    <w:basedOn w:val="922"/>
    <w:next w:val="922"/>
    <w:link w:val="87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8">
    <w:name w:val="Heading 6"/>
    <w:basedOn w:val="922"/>
    <w:next w:val="922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9">
    <w:name w:val="Heading 7"/>
    <w:basedOn w:val="922"/>
    <w:next w:val="922"/>
    <w:link w:val="87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0">
    <w:name w:val="Heading 8"/>
    <w:basedOn w:val="922"/>
    <w:next w:val="922"/>
    <w:link w:val="88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Heading 9"/>
    <w:basedOn w:val="922"/>
    <w:next w:val="922"/>
    <w:link w:val="88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2" w:default="1">
    <w:name w:val="Default Paragraph Font"/>
    <w:uiPriority w:val="1"/>
    <w:semiHidden/>
    <w:unhideWhenUsed/>
    <w:pPr>
      <w:pBdr/>
      <w:spacing/>
      <w:ind/>
    </w:pPr>
  </w:style>
  <w:style w:type="character" w:styleId="873">
    <w:name w:val="Heading 1 Char"/>
    <w:basedOn w:val="872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4">
    <w:name w:val="Heading 2 Char"/>
    <w:basedOn w:val="872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5">
    <w:name w:val="Heading 3 Char"/>
    <w:basedOn w:val="872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6">
    <w:name w:val="Heading 4 Char"/>
    <w:basedOn w:val="872"/>
    <w:link w:val="8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7">
    <w:name w:val="Heading 5 Char"/>
    <w:basedOn w:val="872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8">
    <w:name w:val="Heading 6 Char"/>
    <w:basedOn w:val="872"/>
    <w:link w:val="8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9">
    <w:name w:val="Heading 7 Char"/>
    <w:basedOn w:val="872"/>
    <w:link w:val="8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0">
    <w:name w:val="Heading 8 Char"/>
    <w:basedOn w:val="872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9 Char"/>
    <w:basedOn w:val="872"/>
    <w:link w:val="8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2">
    <w:name w:val="Title"/>
    <w:basedOn w:val="922"/>
    <w:next w:val="922"/>
    <w:link w:val="88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3">
    <w:name w:val="Title Char"/>
    <w:basedOn w:val="872"/>
    <w:link w:val="8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4">
    <w:name w:val="Subtitle"/>
    <w:basedOn w:val="922"/>
    <w:next w:val="922"/>
    <w:link w:val="88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5">
    <w:name w:val="Subtitle Char"/>
    <w:basedOn w:val="872"/>
    <w:link w:val="8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6">
    <w:name w:val="Quote"/>
    <w:basedOn w:val="922"/>
    <w:next w:val="922"/>
    <w:link w:val="8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7">
    <w:name w:val="Quote Char"/>
    <w:basedOn w:val="872"/>
    <w:link w:val="8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8">
    <w:name w:val="Intense Emphasis"/>
    <w:basedOn w:val="8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9">
    <w:name w:val="Intense Quote"/>
    <w:basedOn w:val="922"/>
    <w:next w:val="922"/>
    <w:link w:val="8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0">
    <w:name w:val="Intense Quote Char"/>
    <w:basedOn w:val="872"/>
    <w:link w:val="8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1">
    <w:name w:val="Intense Reference"/>
    <w:basedOn w:val="8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2">
    <w:name w:val="Subtle Emphasis"/>
    <w:basedOn w:val="8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Emphasis"/>
    <w:basedOn w:val="872"/>
    <w:uiPriority w:val="20"/>
    <w:qFormat/>
    <w:pPr>
      <w:pBdr/>
      <w:spacing/>
      <w:ind/>
    </w:pPr>
    <w:rPr>
      <w:i/>
      <w:iCs/>
    </w:rPr>
  </w:style>
  <w:style w:type="character" w:styleId="894">
    <w:name w:val="Strong"/>
    <w:basedOn w:val="872"/>
    <w:uiPriority w:val="22"/>
    <w:qFormat/>
    <w:pPr>
      <w:pBdr/>
      <w:spacing/>
      <w:ind/>
    </w:pPr>
    <w:rPr>
      <w:b/>
      <w:bCs/>
    </w:rPr>
  </w:style>
  <w:style w:type="character" w:styleId="895">
    <w:name w:val="Subtle Reference"/>
    <w:basedOn w:val="8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6">
    <w:name w:val="Book Title"/>
    <w:basedOn w:val="8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7">
    <w:name w:val="Header"/>
    <w:basedOn w:val="922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Header Char"/>
    <w:basedOn w:val="872"/>
    <w:link w:val="897"/>
    <w:uiPriority w:val="99"/>
    <w:pPr>
      <w:pBdr/>
      <w:spacing/>
      <w:ind/>
    </w:pPr>
  </w:style>
  <w:style w:type="paragraph" w:styleId="899">
    <w:name w:val="Footer"/>
    <w:basedOn w:val="922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Footer Char"/>
    <w:basedOn w:val="872"/>
    <w:link w:val="899"/>
    <w:uiPriority w:val="99"/>
    <w:pPr>
      <w:pBdr/>
      <w:spacing/>
      <w:ind/>
    </w:pPr>
  </w:style>
  <w:style w:type="paragraph" w:styleId="901">
    <w:name w:val="Caption"/>
    <w:basedOn w:val="922"/>
    <w:next w:val="9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2">
    <w:name w:val="footnote text"/>
    <w:basedOn w:val="922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872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2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872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8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8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2"/>
    <w:next w:val="922"/>
    <w:uiPriority w:val="39"/>
    <w:unhideWhenUsed/>
    <w:pPr>
      <w:pBdr/>
      <w:spacing w:after="100"/>
      <w:ind/>
    </w:pPr>
  </w:style>
  <w:style w:type="paragraph" w:styleId="911">
    <w:name w:val="toc 2"/>
    <w:basedOn w:val="922"/>
    <w:next w:val="922"/>
    <w:uiPriority w:val="39"/>
    <w:unhideWhenUsed/>
    <w:pPr>
      <w:pBdr/>
      <w:spacing w:after="100"/>
      <w:ind w:left="220"/>
    </w:pPr>
  </w:style>
  <w:style w:type="paragraph" w:styleId="912">
    <w:name w:val="toc 3"/>
    <w:basedOn w:val="922"/>
    <w:next w:val="922"/>
    <w:uiPriority w:val="39"/>
    <w:unhideWhenUsed/>
    <w:pPr>
      <w:pBdr/>
      <w:spacing w:after="100"/>
      <w:ind w:left="440"/>
    </w:pPr>
  </w:style>
  <w:style w:type="paragraph" w:styleId="913">
    <w:name w:val="toc 4"/>
    <w:basedOn w:val="922"/>
    <w:next w:val="922"/>
    <w:uiPriority w:val="39"/>
    <w:unhideWhenUsed/>
    <w:pPr>
      <w:pBdr/>
      <w:spacing w:after="100"/>
      <w:ind w:left="660"/>
    </w:pPr>
  </w:style>
  <w:style w:type="paragraph" w:styleId="914">
    <w:name w:val="toc 5"/>
    <w:basedOn w:val="922"/>
    <w:next w:val="922"/>
    <w:uiPriority w:val="39"/>
    <w:unhideWhenUsed/>
    <w:pPr>
      <w:pBdr/>
      <w:spacing w:after="100"/>
      <w:ind w:left="880"/>
    </w:pPr>
  </w:style>
  <w:style w:type="paragraph" w:styleId="915">
    <w:name w:val="toc 6"/>
    <w:basedOn w:val="922"/>
    <w:next w:val="922"/>
    <w:uiPriority w:val="39"/>
    <w:unhideWhenUsed/>
    <w:pPr>
      <w:pBdr/>
      <w:spacing w:after="100"/>
      <w:ind w:left="1100"/>
    </w:pPr>
  </w:style>
  <w:style w:type="paragraph" w:styleId="916">
    <w:name w:val="toc 7"/>
    <w:basedOn w:val="922"/>
    <w:next w:val="922"/>
    <w:uiPriority w:val="39"/>
    <w:unhideWhenUsed/>
    <w:pPr>
      <w:pBdr/>
      <w:spacing w:after="100"/>
      <w:ind w:left="1320"/>
    </w:pPr>
  </w:style>
  <w:style w:type="paragraph" w:styleId="917">
    <w:name w:val="toc 8"/>
    <w:basedOn w:val="922"/>
    <w:next w:val="922"/>
    <w:uiPriority w:val="39"/>
    <w:unhideWhenUsed/>
    <w:pPr>
      <w:pBdr/>
      <w:spacing w:after="100"/>
      <w:ind w:left="1540"/>
    </w:pPr>
  </w:style>
  <w:style w:type="paragraph" w:styleId="918">
    <w:name w:val="toc 9"/>
    <w:basedOn w:val="922"/>
    <w:next w:val="922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872"/>
    <w:uiPriority w:val="99"/>
    <w:semiHidden/>
    <w:pPr>
      <w:pBdr/>
      <w:spacing/>
      <w:ind/>
    </w:pPr>
    <w:rPr>
      <w:color w:val="666666"/>
    </w:rPr>
  </w:style>
  <w:style w:type="paragraph" w:styleId="920">
    <w:name w:val="TOC Heading"/>
    <w:uiPriority w:val="39"/>
    <w:unhideWhenUsed/>
    <w:pPr>
      <w:pBdr/>
      <w:spacing/>
      <w:ind/>
    </w:pPr>
  </w:style>
  <w:style w:type="paragraph" w:styleId="921">
    <w:name w:val="table of figures"/>
    <w:basedOn w:val="922"/>
    <w:next w:val="922"/>
    <w:uiPriority w:val="99"/>
    <w:unhideWhenUsed/>
    <w:pPr>
      <w:pBdr/>
      <w:spacing w:after="0" w:afterAutospacing="0"/>
      <w:ind/>
    </w:pPr>
  </w:style>
  <w:style w:type="paragraph" w:styleId="922" w:default="1">
    <w:name w:val="Normal"/>
    <w:qFormat/>
    <w:pPr>
      <w:pBdr/>
      <w:spacing/>
      <w:ind/>
    </w:pPr>
  </w:style>
  <w:style w:type="table" w:styleId="9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4" w:default="1">
    <w:name w:val="No List"/>
    <w:uiPriority w:val="99"/>
    <w:semiHidden/>
    <w:unhideWhenUsed/>
    <w:pPr>
      <w:pBdr/>
      <w:spacing/>
      <w:ind/>
    </w:pPr>
  </w:style>
  <w:style w:type="paragraph" w:styleId="925">
    <w:name w:val="No Spacing"/>
    <w:basedOn w:val="922"/>
    <w:uiPriority w:val="1"/>
    <w:qFormat/>
    <w:pPr>
      <w:pBdr/>
      <w:spacing w:after="0" w:line="240" w:lineRule="auto"/>
      <w:ind/>
    </w:pPr>
  </w:style>
  <w:style w:type="paragraph" w:styleId="926">
    <w:name w:val="List Paragraph"/>
    <w:basedOn w:val="92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2025-12-08T13:09:24Z</dcterms:modified>
</cp:coreProperties>
</file>